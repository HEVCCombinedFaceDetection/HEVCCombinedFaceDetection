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04CD" w:rsidRDefault="00A704CD" w:rsidP="00A704CD">
      <w:pPr>
        <w:pStyle w:val="1"/>
        <w:rPr>
          <w:lang w:val="de-DE"/>
        </w:rPr>
      </w:pPr>
      <w:r>
        <w:rPr>
          <w:lang w:val="de-DE"/>
        </w:rPr>
        <w:t>HEVC Parameter</w:t>
      </w:r>
    </w:p>
    <w:p w:rsidR="00A704CD" w:rsidRDefault="00A704CD">
      <w:pPr>
        <w:rPr>
          <w:lang w:val="de-DE"/>
        </w:rPr>
      </w:pPr>
    </w:p>
    <w:p w:rsidR="000C374D" w:rsidRDefault="000C374D" w:rsidP="000C374D">
      <w:pPr>
        <w:pStyle w:val="2"/>
        <w:rPr>
          <w:lang w:val="de-DE"/>
        </w:rPr>
      </w:pPr>
      <w:r>
        <w:rPr>
          <w:lang w:val="de-DE"/>
        </w:rPr>
        <w:t>Input File</w:t>
      </w:r>
    </w:p>
    <w:p w:rsidR="000C374D" w:rsidRDefault="000C374D">
      <w:pPr>
        <w:rPr>
          <w:lang w:val="de-DE"/>
        </w:rPr>
      </w:pPr>
    </w:p>
    <w:p w:rsidR="00B9062C" w:rsidRDefault="000C374D">
      <w:pPr>
        <w:rPr>
          <w:lang w:val="de-DE"/>
        </w:rPr>
      </w:pPr>
      <w:r>
        <w:rPr>
          <w:lang w:val="de-DE"/>
        </w:rPr>
        <w:t xml:space="preserve">Das HEVC Codec arbeitet nur mit YUV RAW Daten. </w:t>
      </w: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 w:rsidP="00B9062C">
      <w:pPr>
        <w:pStyle w:val="2"/>
        <w:rPr>
          <w:lang w:val="de-DE"/>
        </w:rPr>
      </w:pPr>
      <w:r>
        <w:rPr>
          <w:lang w:val="de-DE"/>
        </w:rPr>
        <w:t>Encoder Parameter</w:t>
      </w: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B9062C" w:rsidRDefault="00B9062C">
      <w:pPr>
        <w:rPr>
          <w:lang w:val="de-DE"/>
        </w:rPr>
      </w:pPr>
    </w:p>
    <w:p w:rsidR="00A704CD" w:rsidRDefault="00B9062C" w:rsidP="00B9062C">
      <w:pPr>
        <w:pStyle w:val="2"/>
        <w:rPr>
          <w:sz w:val="36"/>
          <w:szCs w:val="36"/>
          <w:lang w:val="de-DE"/>
        </w:rPr>
      </w:pPr>
      <w:r>
        <w:rPr>
          <w:lang w:val="de-DE"/>
        </w:rPr>
        <w:t>Decoder Parameter</w:t>
      </w:r>
      <w:r w:rsidR="00A704CD">
        <w:rPr>
          <w:lang w:val="de-DE"/>
        </w:rPr>
        <w:br w:type="page"/>
      </w:r>
    </w:p>
    <w:p w:rsidR="00000000" w:rsidRDefault="00386E6B" w:rsidP="00386E6B">
      <w:pPr>
        <w:pStyle w:val="1"/>
        <w:rPr>
          <w:lang w:val="de-DE"/>
        </w:rPr>
      </w:pPr>
      <w:r>
        <w:rPr>
          <w:lang w:val="de-DE"/>
        </w:rPr>
        <w:lastRenderedPageBreak/>
        <w:t xml:space="preserve">HEVC </w:t>
      </w:r>
      <w:r w:rsidR="00624FC0">
        <w:rPr>
          <w:lang w:val="de-DE"/>
        </w:rPr>
        <w:t>Vergleich</w:t>
      </w:r>
      <w:r w:rsidR="008B7195">
        <w:rPr>
          <w:lang w:val="de-DE"/>
        </w:rPr>
        <w:t xml:space="preserve"> von Einstellungen</w:t>
      </w:r>
    </w:p>
    <w:p w:rsidR="008B7195" w:rsidDel="006257EC" w:rsidRDefault="007D2D7F">
      <w:pPr>
        <w:rPr>
          <w:del w:id="0" w:author="Virgel Devil" w:date="2015-10-22T13:17:00Z"/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6A4590" wp14:editId="11FB60CF">
            <wp:simplePos x="0" y="0"/>
            <wp:positionH relativeFrom="column">
              <wp:posOffset>-99695</wp:posOffset>
            </wp:positionH>
            <wp:positionV relativeFrom="paragraph">
              <wp:posOffset>220345</wp:posOffset>
            </wp:positionV>
            <wp:extent cx="3034030" cy="2463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" b="1258"/>
                    <a:stretch/>
                  </pic:blipFill>
                  <pic:spPr bwMode="auto">
                    <a:xfrm>
                      <a:off x="0" y="0"/>
                      <a:ext cx="303403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E6B" w:rsidRDefault="00386E6B">
      <w:pPr>
        <w:rPr>
          <w:lang w:val="de-DE"/>
        </w:rPr>
      </w:pPr>
    </w:p>
    <w:p w:rsidR="006D2885" w:rsidRPr="006D2885" w:rsidRDefault="006D2885" w:rsidP="006D2885">
      <w:pPr>
        <w:rPr>
          <w:ins w:id="1" w:author="Virgel Devil" w:date="2015-10-22T13:25:00Z"/>
          <w:lang w:val="de-DE"/>
        </w:rPr>
      </w:pPr>
      <w:ins w:id="2" w:author="Virgel Devil" w:date="2015-10-22T13:25:00Z">
        <w:r w:rsidRPr="006D2885">
          <w:rPr>
            <w:lang w:val="de-DE"/>
          </w:rPr>
          <w:t>Real</w:t>
        </w:r>
        <w:r>
          <w:rPr>
            <w:lang w:val="de-DE"/>
          </w:rPr>
          <w:t xml:space="preserve"> </w:t>
        </w:r>
        <w:r w:rsidRPr="006D2885">
          <w:rPr>
            <w:lang w:val="de-DE"/>
          </w:rPr>
          <w:t>Format: 352x288 24Hz</w:t>
        </w:r>
      </w:ins>
    </w:p>
    <w:p w:rsidR="00624FC0" w:rsidRDefault="006D2885" w:rsidP="006D2885">
      <w:pPr>
        <w:rPr>
          <w:lang w:val="de-DE"/>
        </w:rPr>
      </w:pPr>
      <w:ins w:id="3" w:author="Virgel Devil" w:date="2015-10-22T13:25:00Z">
        <w:r w:rsidRPr="006D2885">
          <w:rPr>
            <w:lang w:val="de-DE"/>
          </w:rPr>
          <w:t>Internal Format: 352x288 24Hz</w:t>
        </w:r>
      </w:ins>
    </w:p>
    <w:p w:rsidR="00624FC0" w:rsidRDefault="009831BC">
      <w:pPr>
        <w:rPr>
          <w:lang w:val="de-DE"/>
        </w:rPr>
      </w:pPr>
      <w:ins w:id="4" w:author="Virgel Devil" w:date="2015-10-22T13:26:00Z">
        <w:r w:rsidRPr="009831BC">
          <w:rPr>
            <w:lang w:val="de-DE"/>
          </w:rPr>
          <w:t xml:space="preserve">Profile: </w:t>
        </w:r>
        <w:proofErr w:type="spellStart"/>
        <w:r w:rsidRPr="009831BC">
          <w:rPr>
            <w:lang w:val="de-DE"/>
          </w:rPr>
          <w:t>none</w:t>
        </w:r>
      </w:ins>
      <w:proofErr w:type="spellEnd"/>
    </w:p>
    <w:p w:rsidR="008B7195" w:rsidDel="009831BC" w:rsidRDefault="008B7195">
      <w:pPr>
        <w:rPr>
          <w:del w:id="5" w:author="Virgel Devil" w:date="2015-10-22T13:27:00Z"/>
          <w:lang w:val="de-DE"/>
        </w:rPr>
      </w:pPr>
    </w:p>
    <w:p w:rsidR="008B7195" w:rsidRDefault="008B7195">
      <w:pPr>
        <w:rPr>
          <w:lang w:val="de-DE"/>
        </w:rPr>
      </w:pPr>
      <w:bookmarkStart w:id="6" w:name="_GoBack"/>
      <w:bookmarkEnd w:id="6"/>
    </w:p>
    <w:p w:rsidR="008B7195" w:rsidRDefault="008B7195">
      <w:pPr>
        <w:rPr>
          <w:lang w:val="de-DE"/>
        </w:rPr>
      </w:pPr>
    </w:p>
    <w:p w:rsidR="008B7195" w:rsidRDefault="008B7195">
      <w:pPr>
        <w:rPr>
          <w:lang w:val="de-DE"/>
        </w:rPr>
      </w:pPr>
    </w:p>
    <w:p w:rsidR="008B7195" w:rsidRDefault="008B7195">
      <w:pPr>
        <w:rPr>
          <w:lang w:val="de-DE"/>
        </w:rPr>
      </w:pPr>
    </w:p>
    <w:p w:rsidR="008B7195" w:rsidRDefault="008B7195">
      <w:pPr>
        <w:rPr>
          <w:lang w:val="de-DE"/>
        </w:rPr>
      </w:pPr>
    </w:p>
    <w:p w:rsidR="008B7195" w:rsidRDefault="007D2D7F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26AF9" wp14:editId="225E9765">
                <wp:simplePos x="0" y="0"/>
                <wp:positionH relativeFrom="column">
                  <wp:posOffset>-125095</wp:posOffset>
                </wp:positionH>
                <wp:positionV relativeFrom="paragraph">
                  <wp:posOffset>262890</wp:posOffset>
                </wp:positionV>
                <wp:extent cx="3059430" cy="635"/>
                <wp:effectExtent l="0" t="0" r="7620" b="635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04CD" w:rsidRPr="00A704CD" w:rsidRDefault="00A704CD" w:rsidP="00A704CD">
                            <w:pPr>
                              <w:pStyle w:val="a3"/>
                              <w:rPr>
                                <w:rFonts w:cs="Arial"/>
                                <w:noProof/>
                                <w:sz w:val="21"/>
                                <w:szCs w:val="21"/>
                              </w:rPr>
                            </w:pPr>
                            <w:r w:rsidRPr="00A704CD">
                              <w:rPr>
                                <w:rFonts w:cs="Arial"/>
                              </w:rPr>
                              <w:t xml:space="preserve">Рисунок </w:t>
                            </w:r>
                            <w:r w:rsidRPr="00A704CD">
                              <w:rPr>
                                <w:rFonts w:cs="Arial"/>
                              </w:rPr>
                              <w:fldChar w:fldCharType="begin"/>
                            </w:r>
                            <w:r w:rsidRPr="00A704CD">
                              <w:rPr>
                                <w:rFonts w:cs="Arial"/>
                              </w:rPr>
                              <w:instrText xml:space="preserve"> SEQ Рисунок \* ARABIC </w:instrText>
                            </w:r>
                            <w:r w:rsidRPr="00A704CD">
                              <w:rPr>
                                <w:rFonts w:cs="Arial"/>
                              </w:rPr>
                              <w:fldChar w:fldCharType="separate"/>
                            </w:r>
                            <w:r w:rsidR="00550BE4">
                              <w:rPr>
                                <w:rFonts w:cs="Arial"/>
                                <w:noProof/>
                              </w:rPr>
                              <w:t>1</w:t>
                            </w:r>
                            <w:r w:rsidRPr="00A704CD">
                              <w:rPr>
                                <w:rFonts w:cs="Arial"/>
                              </w:rPr>
                              <w:fldChar w:fldCharType="end"/>
                            </w:r>
                            <w:r w:rsidRPr="00A704CD">
                              <w:rPr>
                                <w:rFonts w:cs="Arial"/>
                                <w:noProof/>
                                <w:lang w:val="de-DE"/>
                              </w:rPr>
                              <w:t xml:space="preserve"> YUV Unkomprimirt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D26AF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9.85pt;margin-top:20.7pt;width:240.9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" stroked="f">
                <v:textbox style="mso-fit-shape-to-text:t" inset="0,0,0,0">
                  <w:txbxContent>
                    <w:p w:rsidR="00A704CD" w:rsidRPr="00A704CD" w:rsidRDefault="00A704CD" w:rsidP="00A704CD">
                      <w:pPr>
                        <w:pStyle w:val="a3"/>
                        <w:rPr>
                          <w:rFonts w:cs="Arial"/>
                          <w:noProof/>
                          <w:sz w:val="21"/>
                          <w:szCs w:val="21"/>
                        </w:rPr>
                      </w:pPr>
                      <w:r w:rsidRPr="00A704CD">
                        <w:rPr>
                          <w:rFonts w:cs="Arial"/>
                        </w:rPr>
                        <w:t xml:space="preserve">Рисунок </w:t>
                      </w:r>
                      <w:r w:rsidRPr="00A704CD">
                        <w:rPr>
                          <w:rFonts w:cs="Arial"/>
                        </w:rPr>
                        <w:fldChar w:fldCharType="begin"/>
                      </w:r>
                      <w:r w:rsidRPr="00A704CD">
                        <w:rPr>
                          <w:rFonts w:cs="Arial"/>
                        </w:rPr>
                        <w:instrText xml:space="preserve"> SEQ Рисунок \* ARABIC </w:instrText>
                      </w:r>
                      <w:r w:rsidRPr="00A704CD">
                        <w:rPr>
                          <w:rFonts w:cs="Arial"/>
                        </w:rPr>
                        <w:fldChar w:fldCharType="separate"/>
                      </w:r>
                      <w:r w:rsidR="00550BE4">
                        <w:rPr>
                          <w:rFonts w:cs="Arial"/>
                          <w:noProof/>
                        </w:rPr>
                        <w:t>1</w:t>
                      </w:r>
                      <w:r w:rsidRPr="00A704CD">
                        <w:rPr>
                          <w:rFonts w:cs="Arial"/>
                        </w:rPr>
                        <w:fldChar w:fldCharType="end"/>
                      </w:r>
                      <w:r w:rsidRPr="00A704CD">
                        <w:rPr>
                          <w:rFonts w:cs="Arial"/>
                          <w:noProof/>
                          <w:lang w:val="de-DE"/>
                        </w:rPr>
                        <w:t xml:space="preserve"> YUV Unkomprimirt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B7195" w:rsidDel="007D2D7F" w:rsidRDefault="008B7195">
      <w:pPr>
        <w:rPr>
          <w:del w:id="7" w:author="Virgel Devil" w:date="2015-10-22T13:23:00Z"/>
          <w:lang w:val="de-DE"/>
        </w:rPr>
      </w:pPr>
    </w:p>
    <w:p w:rsidR="008B7195" w:rsidRDefault="00550BE4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964864" wp14:editId="22640669">
                <wp:simplePos x="0" y="0"/>
                <wp:positionH relativeFrom="column">
                  <wp:posOffset>-99060</wp:posOffset>
                </wp:positionH>
                <wp:positionV relativeFrom="paragraph">
                  <wp:posOffset>2948305</wp:posOffset>
                </wp:positionV>
                <wp:extent cx="3023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0BE4" w:rsidRPr="00936E86" w:rsidRDefault="00550BE4" w:rsidP="00550BE4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Quantization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>: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64864" id="Надпись 6" o:spid="_x0000_s1027" type="#_x0000_t202" style="position:absolute;margin-left:-7.8pt;margin-top:232.15pt;width:238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" stroked="f">
                <v:textbox style="mso-fit-shape-to-text:t" inset="0,0,0,0">
                  <w:txbxContent>
                    <w:p w:rsidR="00550BE4" w:rsidRPr="00936E86" w:rsidRDefault="00550BE4" w:rsidP="00550BE4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Quantization</w:t>
                      </w:r>
                      <w:proofErr w:type="spellEnd"/>
                      <w:r>
                        <w:rPr>
                          <w:lang w:val="de-DE"/>
                        </w:rPr>
                        <w:t>: 10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256BB10" wp14:editId="04535B9D">
            <wp:simplePos x="0" y="0"/>
            <wp:positionH relativeFrom="column">
              <wp:posOffset>-99060</wp:posOffset>
            </wp:positionH>
            <wp:positionV relativeFrom="paragraph">
              <wp:posOffset>431165</wp:posOffset>
            </wp:positionV>
            <wp:extent cx="3023235" cy="2460479"/>
            <wp:effectExtent l="0" t="0" r="5715" b="0"/>
            <wp:wrapTight wrapText="bothSides">
              <wp:wrapPolygon edited="0">
                <wp:start x="0" y="0"/>
                <wp:lineTo x="0" y="21410"/>
                <wp:lineTo x="21505" y="21410"/>
                <wp:lineTo x="215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974" r="1016" b="974"/>
                    <a:stretch/>
                  </pic:blipFill>
                  <pic:spPr bwMode="auto">
                    <a:xfrm>
                      <a:off x="0" y="0"/>
                      <a:ext cx="3023235" cy="246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EE40D3" wp14:editId="2B398744">
                <wp:simplePos x="0" y="0"/>
                <wp:positionH relativeFrom="column">
                  <wp:posOffset>3095625</wp:posOffset>
                </wp:positionH>
                <wp:positionV relativeFrom="paragraph">
                  <wp:posOffset>2943860</wp:posOffset>
                </wp:positionV>
                <wp:extent cx="302323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0BE4" w:rsidRPr="00D80D76" w:rsidRDefault="00550BE4" w:rsidP="00550BE4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Quantization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: </w:t>
                            </w:r>
                            <w:r w:rsidRPr="00F4216D">
                              <w:rPr>
                                <w:lang w:val="de-DE"/>
                              </w:rP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E40D3" id="Надпись 7" o:spid="_x0000_s1028" type="#_x0000_t202" style="position:absolute;margin-left:243.75pt;margin-top:231.8pt;width:238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" stroked="f">
                <v:textbox style="mso-fit-shape-to-text:t" inset="0,0,0,0">
                  <w:txbxContent>
                    <w:p w:rsidR="00550BE4" w:rsidRPr="00D80D76" w:rsidRDefault="00550BE4" w:rsidP="00550BE4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Quantization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: </w:t>
                      </w:r>
                      <w:r w:rsidRPr="00F4216D">
                        <w:rPr>
                          <w:lang w:val="de-DE"/>
                        </w:rPr>
                        <w:t>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9070069" wp14:editId="7CA7ABA2">
            <wp:simplePos x="0" y="0"/>
            <wp:positionH relativeFrom="column">
              <wp:posOffset>3095625</wp:posOffset>
            </wp:positionH>
            <wp:positionV relativeFrom="paragraph">
              <wp:posOffset>410210</wp:posOffset>
            </wp:positionV>
            <wp:extent cx="3023235" cy="2476500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" t="1076" r="1183" b="618"/>
                    <a:stretch/>
                  </pic:blipFill>
                  <pic:spPr bwMode="auto">
                    <a:xfrm>
                      <a:off x="0" y="0"/>
                      <a:ext cx="302323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BE4" w:rsidRPr="00550BE4" w:rsidRDefault="00550BE4" w:rsidP="00550BE4">
      <w:pPr>
        <w:rPr>
          <w:lang w:val="de-DE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64"/>
        <w:gridCol w:w="3840"/>
        <w:gridCol w:w="4275"/>
      </w:tblGrid>
      <w:tr w:rsidR="00550BE4" w:rsidRPr="00510032" w:rsidTr="00510032">
        <w:tc>
          <w:tcPr>
            <w:tcW w:w="1564" w:type="dxa"/>
          </w:tcPr>
          <w:p w:rsidR="00550BE4" w:rsidRPr="00510032" w:rsidRDefault="00550BE4">
            <w:pPr>
              <w:rPr>
                <w:rFonts w:ascii="Cambria Math" w:hAnsi="Cambria Math" w:cs="Arial"/>
                <w:lang w:val="de-DE"/>
              </w:rPr>
            </w:pPr>
            <w:proofErr w:type="spellStart"/>
            <w:r w:rsidRPr="00510032">
              <w:rPr>
                <w:rFonts w:ascii="Cambria Math" w:hAnsi="Cambria Math" w:cs="Arial"/>
                <w:lang w:val="de-DE"/>
              </w:rPr>
              <w:t>Quantization</w:t>
            </w:r>
            <w:proofErr w:type="spellEnd"/>
          </w:p>
        </w:tc>
        <w:tc>
          <w:tcPr>
            <w:tcW w:w="3840" w:type="dxa"/>
          </w:tcPr>
          <w:p w:rsidR="00550BE4" w:rsidRPr="00510032" w:rsidRDefault="00510032" w:rsidP="00510032">
            <w:pPr>
              <w:jc w:val="center"/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10</w:t>
            </w:r>
          </w:p>
        </w:tc>
        <w:tc>
          <w:tcPr>
            <w:tcW w:w="4275" w:type="dxa"/>
          </w:tcPr>
          <w:p w:rsidR="00550BE4" w:rsidRPr="00510032" w:rsidRDefault="00510032" w:rsidP="00510032">
            <w:pPr>
              <w:jc w:val="center"/>
              <w:rPr>
                <w:rFonts w:ascii="Cambria Math" w:hAnsi="Cambria Math"/>
                <w:lang w:val="de-DE"/>
              </w:rPr>
              <w:pPrChange w:id="8" w:author="Virgel Devil" w:date="2015-10-22T13:13:00Z">
                <w:pPr/>
              </w:pPrChange>
            </w:pPr>
            <w:r w:rsidRPr="00510032">
              <w:rPr>
                <w:rFonts w:ascii="Cambria Math" w:hAnsi="Cambria Math"/>
                <w:lang w:val="de-DE"/>
              </w:rPr>
              <w:t>51</w:t>
            </w:r>
          </w:p>
        </w:tc>
      </w:tr>
      <w:tr w:rsidR="00550BE4" w:rsidRPr="00510032" w:rsidTr="00510032">
        <w:tc>
          <w:tcPr>
            <w:tcW w:w="1564" w:type="dxa"/>
          </w:tcPr>
          <w:p w:rsidR="00550BE4" w:rsidRPr="00510032" w:rsidRDefault="00550BE4">
            <w:pPr>
              <w:rPr>
                <w:rFonts w:ascii="Cambria Math" w:hAnsi="Cambria Math" w:cs="Arial"/>
                <w:lang w:val="de-DE"/>
              </w:rPr>
            </w:pPr>
            <w:r w:rsidRPr="00510032">
              <w:rPr>
                <w:rFonts w:ascii="Cambria Math" w:hAnsi="Cambria Math" w:cs="Arial"/>
                <w:lang w:val="de-DE"/>
              </w:rPr>
              <w:t>Größe</w:t>
            </w:r>
          </w:p>
        </w:tc>
        <w:tc>
          <w:tcPr>
            <w:tcW w:w="3840" w:type="dxa"/>
          </w:tcPr>
          <w:p w:rsidR="00550BE4" w:rsidRPr="00510032" w:rsidRDefault="00510032" w:rsidP="00E667C7">
            <w:pPr>
              <w:rPr>
                <w:rFonts w:ascii="Cambria Math" w:hAnsi="Cambria Math"/>
                <w:lang w:val="de-DE"/>
              </w:rPr>
              <w:pPrChange w:id="9" w:author="Virgel Devil" w:date="2015-10-22T13:13:00Z">
                <w:pPr>
                  <w:jc w:val="center"/>
                </w:pPr>
              </w:pPrChange>
            </w:pPr>
            <w:r>
              <w:rPr>
                <w:rFonts w:ascii="Cambria Math" w:hAnsi="Cambria Math"/>
                <w:lang w:val="de-DE"/>
              </w:rPr>
              <w:t>688 KB</w:t>
            </w:r>
          </w:p>
        </w:tc>
        <w:tc>
          <w:tcPr>
            <w:tcW w:w="4275" w:type="dxa"/>
          </w:tcPr>
          <w:p w:rsidR="00550BE4" w:rsidRPr="00510032" w:rsidRDefault="00550BE4">
            <w:pPr>
              <w:rPr>
                <w:rFonts w:ascii="Cambria Math" w:hAnsi="Cambria Math"/>
                <w:lang w:val="de-DE"/>
              </w:rPr>
            </w:pPr>
          </w:p>
        </w:tc>
      </w:tr>
      <w:tr w:rsidR="00510032" w:rsidRPr="00510032" w:rsidTr="00510032">
        <w:tc>
          <w:tcPr>
            <w:tcW w:w="1564" w:type="dxa"/>
          </w:tcPr>
          <w:p w:rsidR="00510032" w:rsidRPr="00510032" w:rsidRDefault="00510032">
            <w:pPr>
              <w:rPr>
                <w:rFonts w:ascii="Cambria Math" w:hAnsi="Cambria Math" w:cs="Arial"/>
                <w:lang w:val="de-DE"/>
              </w:rPr>
            </w:pPr>
            <w:r w:rsidRPr="00510032">
              <w:rPr>
                <w:rFonts w:ascii="Cambria Math" w:hAnsi="Cambria Math" w:cs="Arial"/>
                <w:lang w:val="de-DE"/>
              </w:rPr>
              <w:t>Bitrate</w:t>
            </w:r>
          </w:p>
        </w:tc>
        <w:tc>
          <w:tcPr>
            <w:tcW w:w="3840" w:type="dxa"/>
          </w:tcPr>
          <w:p w:rsidR="00510032" w:rsidRPr="00510032" w:rsidRDefault="00510032" w:rsidP="00E667C7">
            <w:pPr>
              <w:rPr>
                <w:rFonts w:ascii="Cambria Math" w:hAnsi="Cambria Math"/>
                <w:lang w:val="de-DE"/>
              </w:rPr>
              <w:pPrChange w:id="10" w:author="Virgel Devil" w:date="2015-10-22T13:13:00Z">
                <w:pPr>
                  <w:jc w:val="center"/>
                </w:pPr>
              </w:pPrChange>
            </w:pPr>
            <w:r w:rsidRPr="00510032">
              <w:rPr>
                <w:rFonts w:ascii="Cambria Math" w:hAnsi="Cambria Math"/>
                <w:lang w:val="de-DE"/>
              </w:rPr>
              <w:t>13</w:t>
            </w:r>
            <w:r>
              <w:rPr>
                <w:rFonts w:ascii="Cambria Math" w:hAnsi="Cambria Math"/>
                <w:lang w:val="de-DE"/>
              </w:rPr>
              <w:t>.</w:t>
            </w:r>
            <w:r w:rsidRPr="00510032">
              <w:rPr>
                <w:rFonts w:ascii="Cambria Math" w:hAnsi="Cambria Math"/>
                <w:lang w:val="de-DE"/>
              </w:rPr>
              <w:t>2138240</w:t>
            </w:r>
            <w:r>
              <w:rPr>
                <w:rFonts w:ascii="Cambria Math" w:hAnsi="Cambria Math"/>
                <w:lang w:val="de-DE"/>
              </w:rPr>
              <w:t xml:space="preserve"> </w:t>
            </w:r>
            <w:proofErr w:type="spellStart"/>
            <w:r w:rsidRPr="00510032">
              <w:rPr>
                <w:rFonts w:ascii="Cambria Math" w:hAnsi="Cambria Math"/>
                <w:lang w:val="de-DE"/>
              </w:rPr>
              <w:t>kbps</w:t>
            </w:r>
            <w:proofErr w:type="spellEnd"/>
          </w:p>
        </w:tc>
        <w:tc>
          <w:tcPr>
            <w:tcW w:w="4275" w:type="dxa"/>
          </w:tcPr>
          <w:p w:rsidR="00510032" w:rsidRPr="00510032" w:rsidRDefault="006C6755">
            <w:pPr>
              <w:rPr>
                <w:rFonts w:ascii="Cambria Math" w:hAnsi="Cambria Math"/>
                <w:lang w:val="de-DE"/>
              </w:rPr>
            </w:pPr>
            <w:ins w:id="11" w:author="Virgel Devil" w:date="2015-10-22T13:15:00Z">
              <w:r w:rsidRPr="006C6755">
                <w:rPr>
                  <w:rFonts w:ascii="Cambria Math" w:hAnsi="Cambria Math"/>
                  <w:lang w:val="de-DE"/>
                </w:rPr>
                <w:t>34.7520</w:t>
              </w:r>
              <w:r>
                <w:rPr>
                  <w:rFonts w:ascii="Cambria Math" w:hAnsi="Cambria Math"/>
                  <w:lang w:val="de-DE"/>
                </w:rPr>
                <w:t xml:space="preserve"> bps</w:t>
              </w:r>
            </w:ins>
          </w:p>
        </w:tc>
      </w:tr>
      <w:tr w:rsidR="00550BE4" w:rsidRPr="00510032" w:rsidTr="00510032">
        <w:tc>
          <w:tcPr>
            <w:tcW w:w="1564" w:type="dxa"/>
          </w:tcPr>
          <w:p w:rsidR="00550BE4" w:rsidRPr="00510032" w:rsidRDefault="00550BE4" w:rsidP="00550BE4">
            <w:pPr>
              <w:rPr>
                <w:rFonts w:ascii="Cambria Math" w:hAnsi="Cambria Math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PSNR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YUV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3840" w:type="dxa"/>
          </w:tcPr>
          <w:p w:rsidR="00550BE4" w:rsidRPr="00510032" w:rsidRDefault="00510032" w:rsidP="00E667C7">
            <w:pPr>
              <w:rPr>
                <w:rFonts w:ascii="Cambria Math" w:hAnsi="Cambria Math"/>
                <w:lang w:val="de-DE"/>
              </w:rPr>
              <w:pPrChange w:id="12" w:author="Virgel Devil" w:date="2015-10-22T13:13:00Z">
                <w:pPr>
                  <w:jc w:val="center"/>
                </w:pPr>
              </w:pPrChange>
            </w:pPr>
            <w:r w:rsidRPr="00510032">
              <w:rPr>
                <w:rFonts w:ascii="Cambria Math" w:hAnsi="Cambria Math"/>
                <w:lang w:val="de-DE"/>
              </w:rPr>
              <w:t>68.2514</w:t>
            </w:r>
            <w:ins w:id="13" w:author="Virgel Devil" w:date="2015-10-22T13:13:00Z">
              <w:r w:rsidR="00E667C7">
                <w:rPr>
                  <w:rFonts w:ascii="Cambria Math" w:hAnsi="Cambria Math"/>
                  <w:lang w:val="de-DE"/>
                </w:rPr>
                <w:t xml:space="preserve"> dB</w:t>
              </w:r>
            </w:ins>
          </w:p>
        </w:tc>
        <w:tc>
          <w:tcPr>
            <w:tcW w:w="4275" w:type="dxa"/>
          </w:tcPr>
          <w:p w:rsidR="00550BE4" w:rsidRPr="00510032" w:rsidRDefault="00A04CC1">
            <w:pPr>
              <w:rPr>
                <w:rFonts w:ascii="Cambria Math" w:hAnsi="Cambria Math"/>
                <w:lang w:val="de-DE"/>
              </w:rPr>
            </w:pPr>
            <w:ins w:id="14" w:author="Virgel Devil" w:date="2015-10-22T13:15:00Z">
              <w:r w:rsidRPr="00A04CC1">
                <w:rPr>
                  <w:rFonts w:ascii="Cambria Math" w:hAnsi="Cambria Math"/>
                  <w:lang w:val="de-DE"/>
                </w:rPr>
                <w:t>20.0957</w:t>
              </w:r>
            </w:ins>
          </w:p>
        </w:tc>
      </w:tr>
      <w:tr w:rsidR="00510032" w:rsidRPr="00510032" w:rsidTr="00510032">
        <w:tc>
          <w:tcPr>
            <w:tcW w:w="1564" w:type="dxa"/>
          </w:tcPr>
          <w:p w:rsidR="00510032" w:rsidRPr="00510032" w:rsidRDefault="00510032" w:rsidP="00550BE4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PSNR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3840" w:type="dxa"/>
          </w:tcPr>
          <w:p w:rsidR="00510032" w:rsidRPr="00510032" w:rsidRDefault="00510032" w:rsidP="00E667C7">
            <w:pPr>
              <w:rPr>
                <w:rFonts w:ascii="Cambria Math" w:hAnsi="Cambria Math"/>
                <w:lang w:val="de-DE"/>
              </w:rPr>
              <w:pPrChange w:id="15" w:author="Virgel Devil" w:date="2015-10-22T13:13:00Z">
                <w:pPr>
                  <w:jc w:val="center"/>
                </w:pPr>
              </w:pPrChange>
            </w:pPr>
            <w:r w:rsidRPr="00510032">
              <w:rPr>
                <w:rFonts w:ascii="Cambria Math" w:hAnsi="Cambria Math"/>
                <w:lang w:val="de-DE"/>
              </w:rPr>
              <w:t>71.2398</w:t>
            </w:r>
            <w:ins w:id="16" w:author="Virgel Devil" w:date="2015-10-22T13:13:00Z">
              <w:r w:rsidR="00E667C7">
                <w:rPr>
                  <w:rFonts w:ascii="Cambria Math" w:hAnsi="Cambria Math"/>
                  <w:lang w:val="de-DE"/>
                </w:rPr>
                <w:t xml:space="preserve"> </w:t>
              </w:r>
              <w:r w:rsidR="00E667C7">
                <w:rPr>
                  <w:rFonts w:ascii="Cambria Math" w:hAnsi="Cambria Math"/>
                  <w:lang w:val="de-DE"/>
                </w:rPr>
                <w:t>dB</w:t>
              </w:r>
            </w:ins>
          </w:p>
        </w:tc>
        <w:tc>
          <w:tcPr>
            <w:tcW w:w="4275" w:type="dxa"/>
          </w:tcPr>
          <w:p w:rsidR="00510032" w:rsidRPr="00510032" w:rsidRDefault="00A04CC1">
            <w:pPr>
              <w:rPr>
                <w:rFonts w:ascii="Cambria Math" w:hAnsi="Cambria Math"/>
                <w:lang w:val="de-DE"/>
              </w:rPr>
            </w:pPr>
            <w:ins w:id="17" w:author="Virgel Devil" w:date="2015-10-22T13:16:00Z">
              <w:r w:rsidRPr="00A04CC1">
                <w:rPr>
                  <w:rFonts w:ascii="Cambria Math" w:hAnsi="Cambria Math"/>
                  <w:lang w:val="de-DE"/>
                </w:rPr>
                <w:t>18.5913</w:t>
              </w:r>
            </w:ins>
          </w:p>
        </w:tc>
      </w:tr>
      <w:tr w:rsidR="00510032" w:rsidRPr="00510032" w:rsidTr="00510032">
        <w:tc>
          <w:tcPr>
            <w:tcW w:w="1564" w:type="dxa"/>
          </w:tcPr>
          <w:p w:rsidR="00510032" w:rsidRPr="00510032" w:rsidRDefault="00510032" w:rsidP="00510032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3840" w:type="dxa"/>
          </w:tcPr>
          <w:p w:rsidR="00510032" w:rsidRPr="00510032" w:rsidRDefault="00510032" w:rsidP="00E667C7">
            <w:pPr>
              <w:rPr>
                <w:rFonts w:ascii="Cambria Math" w:hAnsi="Cambria Math"/>
                <w:lang w:val="de-DE"/>
              </w:rPr>
              <w:pPrChange w:id="18" w:author="Virgel Devil" w:date="2015-10-22T13:13:00Z">
                <w:pPr>
                  <w:jc w:val="center"/>
                </w:pPr>
              </w:pPrChange>
            </w:pPr>
            <w:r w:rsidRPr="00510032">
              <w:rPr>
                <w:rFonts w:ascii="Cambria Math" w:hAnsi="Cambria Math"/>
                <w:lang w:val="de-DE"/>
              </w:rPr>
              <w:t>70.8383</w:t>
            </w:r>
            <w:ins w:id="19" w:author="Virgel Devil" w:date="2015-10-22T13:13:00Z">
              <w:r w:rsidR="00E667C7">
                <w:rPr>
                  <w:rFonts w:ascii="Cambria Math" w:hAnsi="Cambria Math"/>
                  <w:lang w:val="de-DE"/>
                </w:rPr>
                <w:t xml:space="preserve"> </w:t>
              </w:r>
              <w:r w:rsidR="00E667C7">
                <w:rPr>
                  <w:rFonts w:ascii="Cambria Math" w:hAnsi="Cambria Math"/>
                  <w:lang w:val="de-DE"/>
                </w:rPr>
                <w:t>dB</w:t>
              </w:r>
            </w:ins>
          </w:p>
        </w:tc>
        <w:tc>
          <w:tcPr>
            <w:tcW w:w="4275" w:type="dxa"/>
          </w:tcPr>
          <w:p w:rsidR="00510032" w:rsidRPr="00510032" w:rsidRDefault="00A04CC1" w:rsidP="007F4E12">
            <w:pPr>
              <w:rPr>
                <w:rFonts w:ascii="Cambria Math" w:hAnsi="Cambria Math"/>
                <w:lang w:val="de-DE"/>
              </w:rPr>
            </w:pPr>
            <w:ins w:id="20" w:author="Virgel Devil" w:date="2015-10-22T13:16:00Z">
              <w:r w:rsidRPr="00A04CC1">
                <w:rPr>
                  <w:rFonts w:ascii="Cambria Math" w:hAnsi="Cambria Math"/>
                  <w:lang w:val="de-DE"/>
                </w:rPr>
                <w:t>28.4320</w:t>
              </w:r>
            </w:ins>
          </w:p>
        </w:tc>
      </w:tr>
      <w:tr w:rsidR="00510032" w:rsidRPr="00510032" w:rsidTr="00510032">
        <w:tc>
          <w:tcPr>
            <w:tcW w:w="1564" w:type="dxa"/>
          </w:tcPr>
          <w:p w:rsidR="00510032" w:rsidRPr="00510032" w:rsidRDefault="00510032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PSNR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V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3840" w:type="dxa"/>
          </w:tcPr>
          <w:p w:rsidR="00510032" w:rsidRPr="00510032" w:rsidRDefault="00510032" w:rsidP="00E667C7">
            <w:pPr>
              <w:rPr>
                <w:rFonts w:ascii="Cambria Math" w:hAnsi="Cambria Math"/>
                <w:lang w:val="de-DE"/>
              </w:rPr>
              <w:pPrChange w:id="21" w:author="Virgel Devil" w:date="2015-10-22T13:13:00Z">
                <w:pPr>
                  <w:jc w:val="center"/>
                </w:pPr>
              </w:pPrChange>
            </w:pPr>
            <w:r w:rsidRPr="00510032">
              <w:rPr>
                <w:rFonts w:ascii="Cambria Math" w:hAnsi="Cambria Math"/>
                <w:lang w:val="de-DE"/>
              </w:rPr>
              <w:t>70.9036</w:t>
            </w:r>
            <w:ins w:id="22" w:author="Virgel Devil" w:date="2015-10-22T13:13:00Z">
              <w:r w:rsidR="00E667C7">
                <w:rPr>
                  <w:rFonts w:ascii="Cambria Math" w:hAnsi="Cambria Math"/>
                  <w:lang w:val="de-DE"/>
                </w:rPr>
                <w:t xml:space="preserve"> </w:t>
              </w:r>
              <w:r w:rsidR="00E667C7">
                <w:rPr>
                  <w:rFonts w:ascii="Cambria Math" w:hAnsi="Cambria Math"/>
                  <w:lang w:val="de-DE"/>
                </w:rPr>
                <w:t>dB</w:t>
              </w:r>
            </w:ins>
          </w:p>
        </w:tc>
        <w:tc>
          <w:tcPr>
            <w:tcW w:w="4275" w:type="dxa"/>
          </w:tcPr>
          <w:p w:rsidR="00510032" w:rsidRPr="00510032" w:rsidRDefault="00A04CC1" w:rsidP="007F4E12">
            <w:pPr>
              <w:rPr>
                <w:rFonts w:ascii="Cambria Math" w:hAnsi="Cambria Math"/>
                <w:lang w:val="de-DE"/>
              </w:rPr>
            </w:pPr>
            <w:ins w:id="23" w:author="Virgel Devil" w:date="2015-10-22T13:16:00Z">
              <w:r w:rsidRPr="00A04CC1">
                <w:rPr>
                  <w:rFonts w:ascii="Cambria Math" w:hAnsi="Cambria Math"/>
                  <w:lang w:val="de-DE"/>
                </w:rPr>
                <w:t>27.2496</w:t>
              </w:r>
            </w:ins>
          </w:p>
        </w:tc>
      </w:tr>
      <w:tr w:rsidR="007D2D7F" w:rsidRPr="00510032" w:rsidTr="00510032">
        <w:trPr>
          <w:ins w:id="24" w:author="Virgel Devil" w:date="2015-10-22T13:23:00Z"/>
        </w:trPr>
        <w:tc>
          <w:tcPr>
            <w:tcW w:w="1564" w:type="dxa"/>
          </w:tcPr>
          <w:p w:rsidR="007D2D7F" w:rsidRDefault="007D2D7F" w:rsidP="007D2D7F">
            <w:pPr>
              <w:rPr>
                <w:ins w:id="25" w:author="Virgel Devil" w:date="2015-10-22T13:23:00Z"/>
                <w:rFonts w:ascii="Cambria Math" w:eastAsia="Times New Roman" w:hAnsi="Cambria Math" w:cs="Times New Roman"/>
                <w:lang w:val="de-DE"/>
              </w:rPr>
              <w:pPrChange w:id="26" w:author="Virgel Devil" w:date="2015-10-22T13:24:00Z">
                <w:pPr/>
              </w:pPrChange>
            </w:pPr>
            <w:ins w:id="27" w:author="Virgel Devil" w:date="2015-10-22T13:24:00Z">
              <w:r>
                <w:rPr>
                  <w:rFonts w:ascii="Cambria Math" w:eastAsia="Times New Roman" w:hAnsi="Cambria Math" w:cs="Times New Roman"/>
                  <w:lang w:val="de-DE"/>
                </w:rPr>
                <w:t>I- Frames</w:t>
              </w:r>
            </w:ins>
          </w:p>
        </w:tc>
        <w:tc>
          <w:tcPr>
            <w:tcW w:w="3840" w:type="dxa"/>
          </w:tcPr>
          <w:p w:rsidR="007D2D7F" w:rsidRDefault="007D2D7F" w:rsidP="00E667C7">
            <w:pPr>
              <w:rPr>
                <w:ins w:id="28" w:author="Virgel Devil" w:date="2015-10-22T13:23:00Z"/>
                <w:rFonts w:ascii="Cambria Math" w:hAnsi="Cambria Math"/>
                <w:lang w:val="de-DE"/>
              </w:rPr>
            </w:pPr>
            <w:ins w:id="29" w:author="Virgel Devil" w:date="2015-10-22T13:24:00Z">
              <w:r>
                <w:rPr>
                  <w:rFonts w:ascii="Cambria Math" w:hAnsi="Cambria Math"/>
                  <w:lang w:val="de-DE"/>
                </w:rPr>
                <w:t>1</w:t>
              </w:r>
            </w:ins>
          </w:p>
        </w:tc>
        <w:tc>
          <w:tcPr>
            <w:tcW w:w="4275" w:type="dxa"/>
          </w:tcPr>
          <w:p w:rsidR="007D2D7F" w:rsidRDefault="007D2D7F" w:rsidP="007F4E12">
            <w:pPr>
              <w:rPr>
                <w:ins w:id="30" w:author="Virgel Devil" w:date="2015-10-22T13:23:00Z"/>
                <w:rFonts w:ascii="Cambria Math" w:hAnsi="Cambria Math"/>
                <w:lang w:val="de-DE"/>
              </w:rPr>
            </w:pPr>
            <w:ins w:id="31" w:author="Virgel Devil" w:date="2015-10-22T13:24:00Z">
              <w:r>
                <w:rPr>
                  <w:rFonts w:ascii="Cambria Math" w:hAnsi="Cambria Math"/>
                  <w:lang w:val="de-DE"/>
                </w:rPr>
                <w:t>1</w:t>
              </w:r>
            </w:ins>
          </w:p>
        </w:tc>
      </w:tr>
      <w:tr w:rsidR="007D2D7F" w:rsidRPr="00510032" w:rsidTr="007D2D7F">
        <w:trPr>
          <w:ins w:id="32" w:author="Virgel Devil" w:date="2015-10-22T13:24:00Z"/>
        </w:trPr>
        <w:tc>
          <w:tcPr>
            <w:tcW w:w="1564" w:type="dxa"/>
          </w:tcPr>
          <w:p w:rsidR="007D2D7F" w:rsidRPr="00510032" w:rsidRDefault="007D2D7F" w:rsidP="007F4E12">
            <w:pPr>
              <w:rPr>
                <w:ins w:id="33" w:author="Virgel Devil" w:date="2015-10-22T13:24:00Z"/>
                <w:rFonts w:ascii="Cambria Math" w:eastAsia="Times New Roman" w:hAnsi="Cambria Math" w:cs="Times New Roman"/>
                <w:lang w:val="de-DE"/>
              </w:rPr>
            </w:pPr>
            <w:ins w:id="34" w:author="Virgel Devil" w:date="2015-10-22T13:24:00Z">
              <w:r>
                <w:rPr>
                  <w:rFonts w:ascii="Cambria Math" w:eastAsia="Times New Roman" w:hAnsi="Cambria Math" w:cs="Times New Roman"/>
                  <w:lang w:val="de-DE"/>
                </w:rPr>
                <w:t>P-Frames</w:t>
              </w:r>
            </w:ins>
          </w:p>
        </w:tc>
        <w:tc>
          <w:tcPr>
            <w:tcW w:w="3840" w:type="dxa"/>
          </w:tcPr>
          <w:p w:rsidR="007D2D7F" w:rsidRPr="00510032" w:rsidRDefault="007D2D7F" w:rsidP="007F4E12">
            <w:pPr>
              <w:rPr>
                <w:ins w:id="35" w:author="Virgel Devil" w:date="2015-10-22T13:24:00Z"/>
                <w:rFonts w:ascii="Cambria Math" w:hAnsi="Cambria Math"/>
                <w:lang w:val="de-DE"/>
              </w:rPr>
            </w:pPr>
            <w:ins w:id="36" w:author="Virgel Devil" w:date="2015-10-22T13:24:00Z">
              <w:r>
                <w:rPr>
                  <w:rFonts w:ascii="Cambria Math" w:hAnsi="Cambria Math"/>
                  <w:lang w:val="de-DE"/>
                </w:rPr>
                <w:t>0</w:t>
              </w:r>
            </w:ins>
          </w:p>
        </w:tc>
        <w:tc>
          <w:tcPr>
            <w:tcW w:w="4275" w:type="dxa"/>
          </w:tcPr>
          <w:p w:rsidR="007D2D7F" w:rsidRPr="00A04CC1" w:rsidRDefault="007D2D7F" w:rsidP="007F4E12">
            <w:pPr>
              <w:rPr>
                <w:ins w:id="37" w:author="Virgel Devil" w:date="2015-10-22T13:24:00Z"/>
                <w:rFonts w:ascii="Cambria Math" w:hAnsi="Cambria Math"/>
                <w:lang w:val="de-DE"/>
              </w:rPr>
            </w:pPr>
            <w:ins w:id="38" w:author="Virgel Devil" w:date="2015-10-22T13:24:00Z">
              <w:r>
                <w:rPr>
                  <w:rFonts w:ascii="Cambria Math" w:hAnsi="Cambria Math"/>
                  <w:lang w:val="de-DE"/>
                </w:rPr>
                <w:t>0</w:t>
              </w:r>
            </w:ins>
          </w:p>
        </w:tc>
      </w:tr>
      <w:tr w:rsidR="007D2D7F" w:rsidRPr="00510032" w:rsidTr="007D2D7F">
        <w:trPr>
          <w:ins w:id="39" w:author="Virgel Devil" w:date="2015-10-22T13:24:00Z"/>
        </w:trPr>
        <w:tc>
          <w:tcPr>
            <w:tcW w:w="1564" w:type="dxa"/>
          </w:tcPr>
          <w:p w:rsidR="007D2D7F" w:rsidRPr="00510032" w:rsidRDefault="007D2D7F" w:rsidP="007F4E12">
            <w:pPr>
              <w:rPr>
                <w:ins w:id="40" w:author="Virgel Devil" w:date="2015-10-22T13:24:00Z"/>
                <w:rFonts w:ascii="Cambria Math" w:eastAsia="Times New Roman" w:hAnsi="Cambria Math" w:cs="Times New Roman"/>
                <w:lang w:val="de-DE"/>
              </w:rPr>
            </w:pPr>
            <w:ins w:id="41" w:author="Virgel Devil" w:date="2015-10-22T13:24:00Z">
              <w:r>
                <w:rPr>
                  <w:rFonts w:ascii="Cambria Math" w:eastAsia="Times New Roman" w:hAnsi="Cambria Math" w:cs="Times New Roman"/>
                  <w:lang w:val="de-DE"/>
                </w:rPr>
                <w:t>B-Frames</w:t>
              </w:r>
            </w:ins>
          </w:p>
        </w:tc>
        <w:tc>
          <w:tcPr>
            <w:tcW w:w="3840" w:type="dxa"/>
          </w:tcPr>
          <w:p w:rsidR="007D2D7F" w:rsidRPr="00510032" w:rsidRDefault="007D2D7F" w:rsidP="007F4E12">
            <w:pPr>
              <w:rPr>
                <w:ins w:id="42" w:author="Virgel Devil" w:date="2015-10-22T13:24:00Z"/>
                <w:rFonts w:ascii="Cambria Math" w:hAnsi="Cambria Math"/>
                <w:lang w:val="de-DE"/>
              </w:rPr>
            </w:pPr>
            <w:ins w:id="43" w:author="Virgel Devil" w:date="2015-10-22T13:24:00Z">
              <w:r>
                <w:rPr>
                  <w:rFonts w:ascii="Cambria Math" w:hAnsi="Cambria Math"/>
                  <w:lang w:val="de-DE"/>
                </w:rPr>
                <w:t>9</w:t>
              </w:r>
            </w:ins>
          </w:p>
        </w:tc>
        <w:tc>
          <w:tcPr>
            <w:tcW w:w="4275" w:type="dxa"/>
          </w:tcPr>
          <w:p w:rsidR="007D2D7F" w:rsidRPr="00A04CC1" w:rsidRDefault="007D2D7F" w:rsidP="007F4E12">
            <w:pPr>
              <w:rPr>
                <w:ins w:id="44" w:author="Virgel Devil" w:date="2015-10-22T13:24:00Z"/>
                <w:rFonts w:ascii="Cambria Math" w:hAnsi="Cambria Math"/>
                <w:lang w:val="de-DE"/>
              </w:rPr>
            </w:pPr>
            <w:ins w:id="45" w:author="Virgel Devil" w:date="2015-10-22T13:24:00Z">
              <w:r>
                <w:rPr>
                  <w:rFonts w:ascii="Cambria Math" w:hAnsi="Cambria Math"/>
                  <w:lang w:val="de-DE"/>
                </w:rPr>
                <w:t>9</w:t>
              </w:r>
            </w:ins>
          </w:p>
        </w:tc>
      </w:tr>
    </w:tbl>
    <w:p w:rsidR="008B7195" w:rsidRPr="00386E6B" w:rsidRDefault="008B7195" w:rsidP="007D2D7F">
      <w:pPr>
        <w:rPr>
          <w:lang w:val="de-DE"/>
        </w:rPr>
      </w:pPr>
    </w:p>
    <w:sectPr w:rsidR="008B7195" w:rsidRPr="00386E6B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irgel Devil">
    <w15:presenceInfo w15:providerId="Windows Live" w15:userId="1da02b70d06ab8d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E6B"/>
    <w:rsid w:val="000C374D"/>
    <w:rsid w:val="002A5CF5"/>
    <w:rsid w:val="00386E6B"/>
    <w:rsid w:val="00510032"/>
    <w:rsid w:val="00550BE4"/>
    <w:rsid w:val="0059274E"/>
    <w:rsid w:val="00624FC0"/>
    <w:rsid w:val="006257EC"/>
    <w:rsid w:val="006C6755"/>
    <w:rsid w:val="006D2885"/>
    <w:rsid w:val="007D2D7F"/>
    <w:rsid w:val="008B7195"/>
    <w:rsid w:val="008F48E7"/>
    <w:rsid w:val="00942EF4"/>
    <w:rsid w:val="009831BC"/>
    <w:rsid w:val="00A04CC1"/>
    <w:rsid w:val="00A704CD"/>
    <w:rsid w:val="00B12B12"/>
    <w:rsid w:val="00B9062C"/>
    <w:rsid w:val="00D062E0"/>
    <w:rsid w:val="00E6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EEB554D9-4F09-44B1-97A9-C4AA8E27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ru-RU" w:eastAsia="ru-RU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0BE4"/>
    <w:rPr>
      <w:rFonts w:ascii="Arial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D062E0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062E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2E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62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62E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62E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62E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62E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62E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62E0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D062E0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062E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062E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062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D062E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62E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62E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D062E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unhideWhenUsed/>
    <w:qFormat/>
    <w:rsid w:val="00D062E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D062E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a5">
    <w:name w:val="Название Знак"/>
    <w:basedOn w:val="a0"/>
    <w:link w:val="a4"/>
    <w:uiPriority w:val="10"/>
    <w:rsid w:val="00D062E0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D062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Подзаголовок Знак"/>
    <w:basedOn w:val="a0"/>
    <w:link w:val="a6"/>
    <w:uiPriority w:val="11"/>
    <w:rsid w:val="00D062E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D062E0"/>
    <w:rPr>
      <w:b/>
      <w:bCs/>
    </w:rPr>
  </w:style>
  <w:style w:type="character" w:styleId="a9">
    <w:name w:val="Emphasis"/>
    <w:basedOn w:val="a0"/>
    <w:uiPriority w:val="20"/>
    <w:qFormat/>
    <w:rsid w:val="00D062E0"/>
    <w:rPr>
      <w:i/>
      <w:iCs/>
    </w:rPr>
  </w:style>
  <w:style w:type="paragraph" w:styleId="aa">
    <w:name w:val="No Spacing"/>
    <w:uiPriority w:val="1"/>
    <w:qFormat/>
    <w:rsid w:val="00D062E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062E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D062E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D062E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D062E0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D062E0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D062E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D062E0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D062E0"/>
    <w:rPr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D062E0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D062E0"/>
    <w:pPr>
      <w:outlineLvl w:val="9"/>
    </w:pPr>
  </w:style>
  <w:style w:type="table" w:styleId="af3">
    <w:name w:val="Table Grid"/>
    <w:basedOn w:val="a1"/>
    <w:uiPriority w:val="39"/>
    <w:rsid w:val="00550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550BE4"/>
    <w:rPr>
      <w:color w:val="808080"/>
    </w:rPr>
  </w:style>
  <w:style w:type="paragraph" w:styleId="af5">
    <w:name w:val="List Paragraph"/>
    <w:basedOn w:val="a"/>
    <w:uiPriority w:val="34"/>
    <w:qFormat/>
    <w:rsid w:val="007D2D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Ион">
  <a:themeElements>
    <a:clrScheme name="Ио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DE213-FF86-4D2E-88CF-83677B5E2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HEVC Parameter</vt:lpstr>
      <vt:lpstr>    Input File</vt:lpstr>
      <vt:lpstr>    Encoder Parameter</vt:lpstr>
      <vt:lpstr>    Decoder Parameter </vt:lpstr>
      <vt:lpstr>HEVC Vergleich von Einstellungen</vt:lpstr>
    </vt:vector>
  </TitlesOfParts>
  <Company/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Virgel Devil</dc:creator>
  <cp:keywords/>
  <dc:description/>
  <cp:lastModifiedBy>Virgel Devil</cp:lastModifiedBy>
  <cp:revision>15</cp:revision>
  <dcterms:created xsi:type="dcterms:W3CDTF">2015-10-22T10:16:00Z</dcterms:created>
  <dcterms:modified xsi:type="dcterms:W3CDTF">2015-10-22T11:27:00Z</dcterms:modified>
</cp:coreProperties>
</file>